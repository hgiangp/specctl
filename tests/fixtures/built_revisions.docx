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body>
    <w:p>
      <w:pPr>
        <w:pStyle w:val="Heading1"/>
        <w:outlineLvl w:val="0"/>
      </w:pPr>
      <w:r>
        <w:t xml:space="preserve">Revision handling</w:t>
      </w:r>
    </w:p>
    <w:p>
      <w:r>
        <w:t xml:space="preserve">This paragraph is untouched and must be emitted exactly once.</w:t>
      </w:r>
    </w:p>
    <w:p>
      <w:pPr>
        <w:rPr>
          <w:ins w:id="1" w:author="Reviewer" w:date="2026-01-01T00:00:00Z"/>
        </w:rPr>
      </w:pPr>
      <w:ins w:id="2" w:author="Reviewer" w:date="2026-01-01T00:00:00Z">
        <w:r>
          <w:t xml:space="preserve">The watchdog shall reset the controller after 100 ms without a heartbeat.</w:t>
        </w:r>
      </w:ins>
    </w:p>
    <w:p>
      <w:pPr>
        <w:rPr>
          <w:del w:id="3" w:author="Reviewer" w:date="2026-01-01T00:00:00Z"/>
        </w:rPr>
      </w:pPr>
      <w:del w:id="4" w:author="Reviewer" w:date="2026-01-01T00:00:00Z">
        <w:r>
          <w:delText xml:space="preserve">The watchdog shall reset the controller after 500 ms without a heartbeat.</w:delText>
        </w:r>
      </w:del>
    </w:p>
    <w:p>
      <w:commentRangeStart w:id="1"/>
      <w:r>
        <w:t xml:space="preserve">The supply rail shall remain within 11 V to 15 V during cranking.</w:t>
      </w:r>
      <w:commentRangeEnd w:id="1"/>
      <w:r>
        <w:commentReference w:id="1"/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m="http://schemas.openxmlformats.org/officeDocument/2006/math" xmlns:v="urn:schemas-microsoft-com:vml">
  <w:comment w:id="1" w:author="Reviewer" w:initials="R" w:date="2026-01-01T00:00:00Z">
    <w:p>
      <w:r>
        <w:t xml:space="preserve">Confirm the cranking range with the OEM.</w:t>
      </w:r>
    </w:p>
  </w:comment>
</w:comments>
</file>

<file path=word/_rels/document.xml.rels><?xml version="1.0" encoding="UTF-8" standalone="yes"?>
<Relationships xmlns="http://schemas.openxmlformats.org/package/2006/relationships"><Relationship Id="rIdComments" Type="http://schemas.openxmlformats.org/officeDocument/2006/relationships/comments" Target="comments.xml"/></Relationships>
</file>